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commentRangeStart w:id="5"/>
      <w:r>
        <w:t xml:space="preserve">The quarterly rollout plan needs a clearer owner.</w:t>
      </w:r>
      <w:commentRangeEnd w:id="5"/>
      <w:r>
        <w:rPr>
          <w:rStyle w:val="CommentReference"/>
        </w:rPr>
        <w:commentReference w:id="5"/>
      </w:r>
    </w:p>
    <w:p>
      <w:r>
        <w:t xml:space="preserve">Team, please align on the </w:t>
      </w:r>
      <w:del w:id="10" w:author="Prior Author" w:date="2026-01-02T08:00:00Z">
        <w:r>
          <w:delText>old goal</w:delText>
        </w:r>
      </w:del>
      <w:ins w:id="11" w:author="Prior Author" w:date="2026-01-02T08:00:00Z">
        <w:r>
          <w:t>new goal</w:t>
        </w:r>
      </w:ins>
      <w:r>
        <w:t xml:space="preserve"> before Friday.</w:t>
      </w:r>
    </w:p>
    <w:p>
      <w:r>
        <w:t xml:space="preserve">Please review the updated roadmap carefully before the meeting.</w:t>
      </w:r>
    </w:p>
  </w:body>
</w:document>
</file>

<file path=word/comments.xml><?xml version="1.0" encoding="utf-8"?>
<w:comments xmlns:w="http://schemas.openxmlformats.org/wordprocessingml/2006/main">
  <w:comment w:id="5" w:author="Original Reviewer" w:date="2026-01-05T09:30:00Z" w:initials="OR">
    <w:p>
      <w:r>
        <w:t xml:space="preserve">Please assign a single owner here.</w:t>
      </w:r>
    </w:p>
  </w:comment>
</w:comments>
</file>

<file path=word/_rels/document.xml.rels><?xml version="1.0" encoding="UTF-8" standalone="yes"?>
<Relationships xmlns="http://schemas.openxmlformats.org/package/2006/relationships">
  <Relationship Id="rId105" Type="http://schemas.openxmlformats.org/officeDocument/2006/relationships/comments" Target="comments.xml"/>
</Relationships>

</file>